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jc w:val="center"/>
      </w:pPr>
      <w:r>
        <w:rPr>
          <w:rFonts w:ascii="Calibri" w:hAnsi="Calibri" w:eastAsia="宋体" w:cs="Calibri"/>
          <w:b/>
          <w:bCs/>
          <w:sz w:val="32"/>
          <w:szCs w:val="32"/>
        </w:rPr>
        <w:t>二零二六年第三季度经营分析报告</w:t>
      </w:r>
    </w:p>
    <w:p>
      <w:r>
        <w:rPr>
          <w:rFonts w:ascii="Calibri" w:hAnsi="Calibri" w:eastAsia="宋体" w:cs="Calibri"/>
        </w:rPr>
        <w:t>2026 年第</w:t>
      </w:r>
      <w:r>
        <w:rPr>
          <w:rFonts w:ascii="Calibri" w:hAnsi="Calibri" w:eastAsia="宋体" w:cs="Calibri"/>
        </w:rPr>
        <w:t>三季度</w:t>
      </w:r>
      <w:r>
        <w:rPr>
          <w:rFonts w:ascii="Calibri" w:hAnsi="Calibri" w:eastAsia="宋体" w:cs="Calibri"/>
        </w:rPr>
        <w:t>营业收入同比增长 18%，毛利率保持稳定。</w:t>
      </w:r>
    </w:p>
    <w:p>
      <w:pPr>
        <w:pStyle w:val="Heading1"/>
      </w:pPr>
      <w:r>
        <w:rPr>
          <w:rFonts w:ascii="Calibri" w:hAnsi="Calibri" w:eastAsia="宋体" w:cs="Calibri"/>
        </w:rPr>
        <w:t>客户：{{客户</w:t>
      </w:r>
      <w:r>
        <w:rPr>
          <w:rFonts w:ascii="Calibri" w:hAnsi="Calibri" w:eastAsia="宋体" w:cs="Calibri"/>
        </w:rPr>
        <w:t>名称}}</w:t>
      </w:r>
      <w:r>
        <w:rPr>
          <w:rFonts w:ascii="Calibri" w:hAnsi="Calibri" w:eastAsia="宋体" w:cs="Calibri"/>
        </w:rPr>
        <w:t>，签署日期：{{日期}}。</w:t>
      </w:r>
    </w:p>
    <w:p>
      <w:pPr>
        <w:numPr>
          <w:ilvl w:val="0"/>
          <w:numId w:val="1"/>
        </w:numPr>
      </w:pPr>
      <w:r>
        <w:rPr>
          <w:rFonts w:ascii="Calibri" w:hAnsi="Calibri" w:eastAsia="宋体" w:cs="Calibri"/>
        </w:rPr>
        <w:t>费用结构持续优化，管理费用同比下降。</w:t>
      </w:r>
    </w:p>
    <w:p>
      <w:r>
        <w:rPr>
          <w:rFonts w:ascii="Calibri" w:hAnsi="Calibri" w:eastAsia="宋体" w:cs="Calibri"/>
        </w:rPr>
        <w:t>本季度</w:t>
      </w:r>
      <w:ins w:id="101" w:author="张审阅" w:date="2026-07-01T09:00:00Z">
        <w:r>
          <w:rPr>
            <w:rFonts w:ascii="Calibri" w:hAnsi="Calibri" w:eastAsia="宋体" w:cs="Calibri"/>
          </w:rPr>
          <w:t>净利润</w:t>
        </w:r>
      </w:ins>
      <w:del w:id="102" w:author="张审阅" w:date="2026-07-01T09:00:00Z">
        <w:r>
          <w:rPr>
            <w:rFonts w:ascii="Calibri" w:hAnsi="Calibri" w:eastAsia="宋体" w:cs="Calibri"/>
          </w:rPr>
          <w:delText>扣非净利</w:delText>
        </w:r>
      </w:del>
      <w:r>
        <w:rPr>
          <w:rFonts w:ascii="Calibri" w:hAnsi="Calibri" w:eastAsia="宋体" w:cs="Calibri"/>
        </w:rPr>
        <w:t>同比增长。</w:t>
      </w:r>
    </w:p>
    <w:p>
      <w:commentRangeStart w:id="1"/>
      <w:r>
        <w:rPr>
          <w:rFonts w:ascii="Calibri" w:hAnsi="Calibri" w:eastAsia="宋体" w:cs="Calibri"/>
        </w:rPr>
        <w:t>待核对的应收账款余额</w:t>
      </w:r>
      <w:commentRangeEnd w:id="1"/>
      <w:r>
        <w:rPr>
          <w:rStyle w:val="CommentReference"/>
        </w:rPr>
        <w:commentReference w:id="1"/>
      </w:r>
    </w:p>
    <w:p>
      <w:hyperlink r:id="rId9">
        <w:r>
          <w:rPr>
            <w:rStyle w:val="Hyperlink"/>
            <w:rFonts w:ascii="Calibri" w:hAnsi="Calibri" w:eastAsia="宋体" w:cs="Calibri"/>
          </w:rPr>
          <w:t>季度报告存档</w:t>
        </w:r>
      </w:hyperlink>
    </w:p>
    <w:tbl>
      <w:tblPr>
        <w:tblStyle w:val="TableGrid"/>
        <w:tblW w:w="7500" w:type="dxa"/>
        <w:tblLook w:val="04A0" w:firstRow="1" w:lastRow="0" w:firstColumn="1" w:lastColumn="0" w:noHBand="0" w:noVBand="1"/>
      </w:tblPr>
      <w:tblGrid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rPr>
                <w:rFonts w:ascii="Calibri" w:hAnsi="Calibri" w:eastAsia="宋体" w:cs="Calibri"/>
                <w:b/>
                <w:bCs/>
              </w:rPr>
              <w:t>项目</w:t>
            </w:r>
          </w:p>
        </w:tc>
        <w:tc>
          <w:tcPr>
            <w:tcW w:w="2500" w:type="dxa"/>
          </w:tcPr>
          <w:p>
            <w:r>
              <w:rPr>
                <w:rFonts w:ascii="Calibri" w:hAnsi="Calibri" w:eastAsia="宋体" w:cs="Calibri"/>
                <w:b/>
                <w:bCs/>
              </w:rPr>
              <w:t>本季</w:t>
            </w:r>
          </w:p>
        </w:tc>
        <w:tc>
          <w:tcPr>
            <w:tcW w:w="2500" w:type="dxa"/>
          </w:tcPr>
          <w:p>
            <w:r>
              <w:rPr>
                <w:rFonts w:ascii="Calibri" w:hAnsi="Calibri" w:eastAsia="宋体" w:cs="Calibri"/>
                <w:b/>
                <w:bCs/>
              </w:rPr>
              <w:t>同比</w:t>
            </w:r>
          </w:p>
        </w:tc>
      </w:tr>
      <w:tr>
        <w:tc>
          <w:tcPr>
            <w:tcW w:w="2500" w:type="dxa"/>
          </w:tcPr>
          <w:p>
            <w:r>
              <w:rPr>
                <w:rFonts w:ascii="Calibri" w:hAnsi="Calibri" w:eastAsia="宋体" w:cs="Calibri"/>
              </w:rPr>
              <w:t>营业收入</w:t>
            </w:r>
          </w:p>
        </w:tc>
        <w:tc>
          <w:tcPr>
            <w:tcW w:w="2500" w:type="dxa"/>
          </w:tcPr>
          <w:p>
            <w:r>
              <w:rPr>
                <w:rFonts w:ascii="Calibri" w:hAnsi="Calibri" w:eastAsia="宋体" w:cs="Calibri"/>
              </w:rPr>
              <w:t>1,860</w:t>
            </w:r>
          </w:p>
        </w:tc>
        <w:tc>
          <w:tcPr>
            <w:tcW w:w="2500" w:type="dxa"/>
          </w:tcPr>
          <w:p>
            <w:r>
              <w:rPr>
                <w:rFonts w:ascii="Calibri" w:hAnsi="Calibri" w:eastAsia="宋体" w:cs="Calibri"/>
              </w:rPr>
              <w:t>+12%</w:t>
            </w:r>
          </w:p>
        </w:tc>
      </w:tr>
      <w:tr>
        <w:tc>
          <w:tcPr>
            <w:tcW w:w="2500" w:type="dxa"/>
          </w:tcPr>
          <w:p>
            <w:r>
              <w:rPr>
                <w:rFonts w:ascii="Calibri" w:hAnsi="Calibri" w:eastAsia="宋体" w:cs="Calibri"/>
              </w:rPr>
              <w:t>毛利率</w:t>
            </w:r>
          </w:p>
        </w:tc>
        <w:tc>
          <w:tcPr>
            <w:tcW w:w="2500" w:type="dxa"/>
          </w:tcPr>
          <w:p>
            <w:r>
              <w:rPr>
                <w:rFonts w:ascii="Calibri" w:hAnsi="Calibri" w:eastAsia="宋体" w:cs="Calibri"/>
              </w:rPr>
              <w:t>38%</w:t>
            </w:r>
          </w:p>
        </w:tc>
        <w:tc>
          <w:tcPr>
            <w:tcW w:w="2500" w:type="dxa"/>
          </w:tcPr>
          <w:p>
            <w:r>
              <w:rPr>
                <w:rFonts w:ascii="Calibri" w:hAnsi="Calibri" w:eastAsia="宋体" w:cs="Calibri"/>
              </w:rPr>
              <w:t>+1.2pt</w:t>
            </w:r>
          </w:p>
        </w:tc>
      </w:tr>
    </w:tbl>
    <w:p>
      <w:r>
        <w:rPr>
          <w:rFonts w:ascii="Calibri" w:hAnsi="Calibri" w:eastAsia="宋体" w:cs="Calibri"/>
        </w:rPr>
        <w:drawing>
          <wp:inline distT="0" distB="0" distL="0" distR="0">
            <wp:extent cx="914400" cy="914400"/>
            <wp:effectExtent l="0" t="0" r="0" b="0"/>
            <wp:docPr id="1" name="Picture 1" descr="季度趋势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宋体" w:cs="Calibri"/>
        </w:rPr>
        <w:t>新增结论：全年目标维持不变。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ment w:id="1" w:author="李复核" w:date="2026-07-02T10:15:00Z" w:initials="L">
    <w:p>
      <w:pPr>
        <w:pStyle w:val="CommentText"/>
      </w:pPr>
      <w:r>
        <w:rPr>
          <w:rFonts w:ascii="Calibri" w:hAnsi="Calibri" w:eastAsia="宋体" w:cs="Calibri"/>
        </w:rPr>
        <w:t>请与银行流水核对后再定稿。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Calibri">
    <w:family w:val="swiss"/>
    <w:pitch w:val="variable"/>
  </w:font>
  <w:font w:name="宋体">
    <w:family w:val="auto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rFonts w:ascii="Calibri" w:hAnsi="Calibri" w:eastAsia="宋体" w:cs="Calibri"/>
      </w:rPr>
      <w:fldChar w:fldCharType="begin"/>
    </w:r>
    <w:r>
      <w:rPr>
        <w:rFonts w:ascii="Calibri" w:hAnsi="Calibri" w:eastAsia="宋体" w:cs="Calibri"/>
      </w:rPr>
      <w:instrText xml:space="preserve"> PAGE </w:instrText>
    </w:r>
    <w:r>
      <w:rPr>
        <w:rFonts w:ascii="Calibri" w:hAnsi="Calibri" w:eastAsia="宋体" w:cs="Calibri"/>
      </w:rPr>
      <w:fldChar w:fldCharType="separate"/>
    </w:r>
    <w:r>
      <w:rPr>
        <w:rFonts w:ascii="Calibri" w:hAnsi="Calibri" w:eastAsia="宋体" w:cs="Calibri"/>
      </w:rPr>
      <w:t>1</w:t>
    </w:r>
    <w:r>
      <w:rPr>
        <w:rFonts w:ascii="Calibri" w:hAnsi="Calibri" w:eastAsia="宋体" w:cs="Calibri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rFonts w:ascii="Calibri" w:hAnsi="Calibri" w:eastAsia="宋体" w:cs="Calibri"/>
      </w:rPr>
      <w:t>机密资料 · 请勿外传 · 密级：{{密级}}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nsid w:val="12345678"/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420"/>
  <w:compat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宋体" w:cs="Calibri"/>
        <w:sz w:val="21"/>
        <w:szCs w:val="22"/>
      </w:rPr>
    </w:rPrDefault>
    <w:pPrDefault>
      <w:pPr>
        <w:spacing w:after="0" w:line="312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40" w:after="330"/>
      <w:outlineLvl w:val="0"/>
    </w:pPr>
    <w:rPr>
      <w:b/>
      <w:bCs/>
      <w:sz w:val="32"/>
      <w:szCs w:val="32"/>
    </w:rPr>
  </w:style>
  <w:style w:type="character" w:styleId="Hyperlink">
    <w:name w:val="Hyperlink"/>
    <w:uiPriority w:val="99"/>
    <w:rPr>
      <w:color w:val="0563C1"/>
      <w:u w:val="single"/>
    </w:rPr>
  </w:style>
  <w:style w:type="character" w:styleId="CommentReference">
    <w:name w:val="annotation reference"/>
    <w:uiPriority w:val="99"/>
    <w:semiHidden/>
    <w:unhideWhenUsed/>
    <w:rPr>
      <w:sz w:val="21"/>
      <w:szCs w:val="21"/>
    </w:rPr>
  </w:style>
  <w:style w:type="paragraph" w:styleId="CommentText">
    <w:name w:val="annotation text"/>
    <w:basedOn w:val="Normal"/>
    <w:uiPriority w:val="99"/>
    <w:semiHidden/>
    <w:unhideWhenUsed/>
    <w:rPr>
      <w:sz w:val="20"/>
      <w:szCs w:val="20"/>
    </w:rPr>
  </w:style>
  <w:style w:type="table" w:styleId="TableGrid">
    <w:name w:val="Table Grid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comments" Target="comments.xml"/><Relationship Id="rId8" Type="http://schemas.openxmlformats.org/officeDocument/2006/relationships/image" Target="media/image1.png"/><Relationship Id="rId9" Type="http://schemas.openxmlformats.org/officeDocument/2006/relationships/hyperlink" Target="https://example.invalid/reports/2026q3" TargetMode="External"/><Relationship Id="rId10" Type="http://schemas.openxmlformats.org/officeDocument/2006/relationships/customXml" Target="../customXml/item1.xml"/></Relationships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ata xmlns="urn:ultrawork:fixture">
  <period>2026Q3</period>
  <owner>财务部</owner>
</data>
</file>

<file path=customXml/itemProps1.xml><?xml version="1.0" encoding="utf-8"?>
<ds:datastoreItem xmlns:ds="http://schemas.openxmlformats.org/officeDocument/2006/customXml" ds:itemID="{5B3A1F0C-2C4E-4F6B-9E11-3D77A0C51D42}">
  <ds:schemaRefs>
    <ds:schemaRef ds:uri="urn:ultrawork:fixtur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ultrawork docx skill</Application>
  <DocSecurity>0</DocSecurity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二零二六年第三季度经营分析报告</dc:title>
  <dc:creator>ultrawork</dc:creator>
  <cp:lastModifiedBy>ultrawork</cp:lastModifiedBy>
  <dcterms:created xsi:type="dcterms:W3CDTF">2026-07-01T08:00:00Z</dcterms:created>
  <dcterms:modified xsi:type="dcterms:W3CDTF">2026-07-02T10:20:00Z</dcterms:modified>
</cp:coreProperties>
</file>